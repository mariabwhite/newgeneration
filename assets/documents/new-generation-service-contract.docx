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Договор оказания индивидуальных репетиторских услуг по английскому языку</w:t>
      </w:r>
    </w:p>
    <w:p>
      <w:pPr>
        <w:jc w:val="center"/>
      </w:pPr>
      <w:r>
        <w:t>г. ___________    «__» __________ 20__ г.</w:t>
      </w:r>
    </w:p>
    <w:p>
      <w:pPr>
        <w:pStyle w:val="BodyText"/>
      </w:pPr>
      <w:r>
        <w:t>Самозанятая Бурцева Мария Витальевна, ИНН 771771016209, применяющая специальный налоговый режим «Налог на профессиональный доход», именуемая далее «Исполнитель», с одной стороны, и</w:t>
      </w:r>
    </w:p>
    <w:p>
      <w:pPr>
        <w:pStyle w:val="BodyText"/>
      </w:pPr>
      <w:r>
        <w:t>Заказчик: ________________________________________________________________, именуемый далее «Заказчик», с другой стороны, совместно именуемые «Стороны», заключили настоящий договор о нижеследующем.</w:t>
      </w:r>
    </w:p>
    <w:p>
      <w:pPr>
        <w:pStyle w:val="Heading1"/>
      </w:pPr>
      <w:r>
        <w:t>1. Предмет договора</w:t>
      </w:r>
    </w:p>
    <w:p>
      <w:pPr>
        <w:pStyle w:val="BodyText"/>
      </w:pPr>
      <w:r>
        <w:t>1.1. Исполнитель обязуется оказать Заказчику или обучающемуся, указанному Заказчиком, индивидуальные репетиторские и консультационные услуги по английскому языку, направленные на развитие языковых навыков обучающегося, а Заказчик обязуется принять и оплатить услуги в порядке и на условиях настоящего договора.</w:t>
      </w:r>
    </w:p>
    <w:p>
      <w:pPr>
        <w:pStyle w:val="BodyText"/>
      </w:pPr>
      <w:r>
        <w:t>1.2. Услуги могут включать индивидуальные занятия, диагностику уровня, подбор учебного маршрута, объяснение материала, проверку заданий, обратную связь, подготовку к экзаменам и работу с учебными материалами. Услуги не сопровождаются выдачей документа об образовании, квалификации или прохождении государственной итоговой аттестации.</w:t>
      </w:r>
    </w:p>
    <w:p>
      <w:pPr>
        <w:pStyle w:val="BodyText"/>
      </w:pPr>
      <w:r>
        <w:t xml:space="preserve">1.3. Занятия могут проводиться очно только при взаимном согласии Сторон либо дистанционно с использованием онлайн-платформы </w:t>
      </w:r>
      <w:del w:id="101" w:author="Claude" w:date="2026-05-02T00:00:00Z">
        <w:r>
          <w:delText xml:space="preserve">ProgressMe/Edvibe</w:delText>
        </w:r>
      </w:del>
      <w:ins w:id="102" w:author="Claude" w:date="2026-05-02T00:00:00Z">
        <w:r>
          <w:t xml:space="preserve">ProgressMe, Edvibe или иных, согласованных Сторонами,</w:t>
        </w:r>
      </w:ins>
      <w:r>
        <w:t xml:space="preserve">, кабинета ученика и сервисов видеосвязи. Продолжительность одного занятия составляет 60 или 90 минут в зависимости от выбранного формата.</w:t>
      </w:r>
    </w:p>
    <w:p>
      <w:pPr>
        <w:pStyle w:val="BodyText"/>
      </w:pPr>
      <w:r>
        <w:t>1.4. Если услуги оказываются несовершеннолетнему обучающемуся, Заказчик подтверждает, что является его законным представителем либо действует с согласия законного представителя и вправе заключить настоящий договор в интересах обучающегося.</w:t>
      </w:r>
    </w:p>
    <w:p>
      <w:pPr>
        <w:pStyle w:val="Heading1"/>
      </w:pPr>
      <w:r>
        <w:t>2. Права и обязанности Исполнителя</w:t>
      </w:r>
    </w:p>
    <w:p>
      <w:pPr>
        <w:pStyle w:val="BodyText"/>
      </w:pPr>
      <w:r>
        <w:t>2.1. Исполнитель обязуется:</w:t>
      </w:r>
    </w:p>
    <w:p>
      <w:pPr>
        <w:pStyle w:val="ListBullet"/>
        <w:ind w:left="397"/>
      </w:pPr>
      <w:r>
        <w:t>проводить занятия в соответствии с согласованным графиком;</w:t>
      </w:r>
    </w:p>
    <w:p>
      <w:pPr>
        <w:pStyle w:val="ListBullet"/>
        <w:ind w:left="397"/>
      </w:pPr>
      <w:r>
        <w:t>предоставлять материалы и методические рекомендации в рамках согласованного учебного маршрута;</w:t>
      </w:r>
    </w:p>
    <w:p>
      <w:pPr>
        <w:pStyle w:val="ListBullet"/>
        <w:ind w:left="397"/>
      </w:pPr>
      <w:r>
        <w:t>своевременно информировать Заказчика об изменениях в расписании;</w:t>
      </w:r>
    </w:p>
    <w:p>
      <w:pPr>
        <w:pStyle w:val="ListBullet"/>
        <w:ind w:left="397"/>
      </w:pPr>
      <w:r>
        <w:t>добросовестно оказывать услуги, давать объяснения и обратную связь;</w:t>
      </w:r>
    </w:p>
    <w:p>
      <w:pPr>
        <w:pStyle w:val="ListBullet"/>
        <w:ind w:left="397"/>
      </w:pPr>
      <w:r>
        <w:t>информировать Заказчика о ходе работы и результатах обучения по запросу;</w:t>
      </w:r>
    </w:p>
    <w:p>
      <w:pPr>
        <w:pStyle w:val="ListBullet"/>
        <w:ind w:left="397"/>
      </w:pPr>
      <w:r>
        <w:t>сохранять конфиденциальность персональных данных Заказчика и обучающегося.</w:t>
      </w:r>
    </w:p>
    <w:p>
      <w:pPr>
        <w:pStyle w:val="BodyText"/>
      </w:pPr>
      <w:r>
        <w:t>2.2. Исполнитель вправе:</w:t>
      </w:r>
    </w:p>
    <w:p>
      <w:pPr>
        <w:pStyle w:val="ListBullet"/>
        <w:ind w:left="397"/>
      </w:pPr>
      <w:r>
        <w:t>согласовывать расписание занятий с учетом своей рабочей загрузки;</w:t>
      </w:r>
    </w:p>
    <w:p>
      <w:pPr>
        <w:pStyle w:val="ListBullet"/>
        <w:ind w:left="397"/>
      </w:pPr>
      <w:r>
        <w:t>переносить занятия по уважительным причинам, уведомив Заказчика не менее чем за 12 часов, если иное не согласовано Сторонами;</w:t>
      </w:r>
    </w:p>
    <w:p>
      <w:pPr>
        <w:pStyle w:val="ListBullet"/>
        <w:ind w:left="397"/>
      </w:pPr>
      <w:r>
        <w:t>не проводить занятие при отсутствии оплаты за соответствующий абонемент или занятие;</w:t>
      </w:r>
    </w:p>
    <w:p>
      <w:pPr>
        <w:pStyle w:val="ListBullet"/>
        <w:ind w:left="397"/>
      </w:pPr>
      <w:r>
        <w:t>прекратить оказание услуг при систематическом нарушении Заказчиком условий оплаты или посещаемости с предварительным уведомлением.</w:t>
      </w:r>
    </w:p>
    <w:p>
      <w:pPr>
        <w:pStyle w:val="Heading1"/>
      </w:pPr>
      <w:r>
        <w:t>3. Права и обязанности Заказчика</w:t>
      </w:r>
    </w:p>
    <w:p>
      <w:pPr>
        <w:pStyle w:val="BodyText"/>
      </w:pPr>
      <w:r>
        <w:t>3.1. Заказчик вправе:</w:t>
      </w:r>
    </w:p>
    <w:p>
      <w:pPr>
        <w:pStyle w:val="ListBullet"/>
        <w:ind w:left="397"/>
      </w:pPr>
      <w:r>
        <w:t>получать информацию о ходе и результатах обучения;</w:t>
      </w:r>
    </w:p>
    <w:p>
      <w:pPr>
        <w:pStyle w:val="ListBullet"/>
        <w:ind w:left="397"/>
      </w:pPr>
      <w:r>
        <w:t>согласовывать удобное время занятий в рамках расписания Исполнителя;</w:t>
      </w:r>
    </w:p>
    <w:p>
      <w:pPr>
        <w:pStyle w:val="ListBullet"/>
        <w:ind w:left="397"/>
      </w:pPr>
      <w:r>
        <w:t>расторгнуть договор по письменному уведомлению Исполнителя в порядке, установленном настоящим договором.</w:t>
      </w:r>
    </w:p>
    <w:p>
      <w:pPr>
        <w:pStyle w:val="BodyText"/>
      </w:pPr>
      <w:r>
        <w:t>3.2. Заказчик обязуется:</w:t>
      </w:r>
    </w:p>
    <w:p>
      <w:pPr>
        <w:pStyle w:val="ListBullet"/>
        <w:ind w:left="397"/>
      </w:pPr>
      <w:r>
        <w:t>своевременно вносить оплату за услуги;</w:t>
      </w:r>
    </w:p>
    <w:p>
      <w:pPr>
        <w:pStyle w:val="ListBullet"/>
        <w:ind w:left="397"/>
      </w:pPr>
      <w:r>
        <w:t>обеспечивать присутствие обучающегося на занятиях;</w:t>
      </w:r>
    </w:p>
    <w:p>
      <w:pPr>
        <w:pStyle w:val="ListBullet"/>
        <w:ind w:left="397"/>
      </w:pPr>
      <w:r>
        <w:t>обеспечить техническую возможность участия обучающегося в дистанционном занятии;</w:t>
      </w:r>
    </w:p>
    <w:p>
      <w:pPr>
        <w:pStyle w:val="ListBullet"/>
        <w:ind w:left="397"/>
      </w:pPr>
      <w:r>
        <w:t>уведомлять Исполнителя о невозможности присутствия на занятии не позднее чем за 12 часов до его начала;</w:t>
      </w:r>
    </w:p>
    <w:p>
      <w:pPr>
        <w:pStyle w:val="ListBullet"/>
        <w:ind w:left="397"/>
      </w:pPr>
      <w:r>
        <w:t>использовать переданные материалы только для личного обучения обучающегося.</w:t>
      </w:r>
    </w:p>
    <w:p>
      <w:pPr>
        <w:pStyle w:val="Heading1"/>
      </w:pPr>
      <w:r>
        <w:t>4. Абонемент, оплата и условия проведения занятий</w:t>
      </w:r>
    </w:p>
    <w:p>
      <w:pPr>
        <w:pStyle w:val="BodyText"/>
      </w:pPr>
      <w:r>
        <w:t>4.1. Услуги оплачиваются в форме предоплаты за абонемент (пакет занятий). Абонементом считается предварительная оплата согласованного количества занятий, оказываемых Исполнителем в согласованные Сторонами сроки, даты и формат.</w:t>
      </w:r>
    </w:p>
    <w:p>
      <w:pPr>
        <w:pStyle w:val="BodyText"/>
      </w:pPr>
      <w:r>
        <w:t>4.2. Стоимость одного занятия составляет: 2 000 (две тысячи) рублей за занятие продолжительностью 60 минут; 2 500 (две тысячи пятьсот) рублей за занятие продолжительностью 90 минут. Стоимость абонемента рассчитывается исходя из продолжительности занятия и количества занятий в пакете.</w:t>
      </w:r>
    </w:p>
    <w:p>
      <w:pPr>
        <w:pStyle w:val="BodyText"/>
      </w:pPr>
      <w:r>
        <w:t>4.3. Указанные расценки действительны до мая 2026 года включительно. В летний период, а также начиная с сентября 2026 года, Исполнитель вправе пересмотреть стоимость услуг. Об изменении стоимости Заказчик уведомляется заблаговременно через мессенджеры или иные согласованные каналы связи.</w:t>
      </w:r>
    </w:p>
    <w:p>
      <w:pPr>
        <w:pStyle w:val="BodyText"/>
      </w:pPr>
      <w:r>
        <w:t>4.4. Абонемент рассчитывается исходя из стандартных четырех недель в календарном месяце. Если в месяце фактически содержится пять учебных недель, стоимость дополнительных занятий рассчитывается отдельно исходя из фактического количества занятий по календарю.</w:t>
      </w:r>
    </w:p>
    <w:p>
      <w:pPr>
        <w:pStyle w:val="BodyText"/>
      </w:pPr>
      <w:r>
        <w:t>4.5. Оплата абонемента производится единовременно в полном объеме либо в два этапа, если это отдельно согласовано Сторонами. При оплате в два этапа сроки платежей фиксируются письменно:</w:t>
      </w:r>
    </w:p>
    <w:tbl>
      <w:tblPr>
        <w:tblStyle w:val="TableGrid"/>
        <w:tblW w:type="auto" w:w="0"/>
        <w:tblLook w:firstColumn="1" w:firstRow="1" w:lastColumn="0" w:lastRow="0" w:noHBand="0" w:noVBand="1" w:val="04A0"/>
      </w:tblPr>
      <w:tblGrid>
        <w:gridCol w:w="5043"/>
        <w:gridCol w:w="5043"/>
      </w:tblGrid>
      <w:tr>
        <w:trPr>
          <w:tblHeader w:val="true"/>
        </w:trPr>
        <w:tc>
          <w:tcPr>
            <w:tcW w:type="dxa" w:w="5043"/>
            <w:shd w:fill="EAF2F8"/>
          </w:tcPr>
          <w:p>
            <w:r>
              <w:rPr>
                <w:b/>
              </w:rPr>
              <w:t>Поле</w:t>
            </w:r>
          </w:p>
        </w:tc>
        <w:tc>
          <w:tcPr>
            <w:tcW w:type="dxa" w:w="5043"/>
            <w:shd w:fill="EAF2F8"/>
          </w:tcPr>
          <w:p>
            <w:r>
              <w:rPr>
                <w:b/>
              </w:rPr>
              <w:t>Значение</w:t>
            </w:r>
          </w:p>
        </w:tc>
      </w:tr>
      <w:tr>
        <w:tc>
          <w:tcPr>
            <w:tcW w:type="dxa" w:w="5043"/>
            <w:tcW w:w="2600" w:type="dxa"/>
          </w:tcPr>
          <w:p>
            <w:r>
              <w:t>Первая часть оплаты</w:t>
            </w:r>
          </w:p>
        </w:tc>
        <w:tc>
          <w:tcPr>
            <w:tcW w:type="dxa" w:w="5043"/>
            <w:tcW w:w="6500" w:type="dxa"/>
          </w:tcPr>
          <w:p>
            <w:r>
              <w:t>до «__» __________ 20__ г.</w:t>
            </w:r>
          </w:p>
        </w:tc>
      </w:tr>
      <w:tr>
        <w:tc>
          <w:tcPr>
            <w:tcW w:type="dxa" w:w="5043"/>
            <w:tcW w:w="2600" w:type="dxa"/>
          </w:tcPr>
          <w:p>
            <w:r>
              <w:t>Вторая часть оплаты</w:t>
            </w:r>
          </w:p>
        </w:tc>
        <w:tc>
          <w:tcPr>
            <w:tcW w:type="dxa" w:w="5043"/>
            <w:tcW w:w="6500" w:type="dxa"/>
          </w:tcPr>
          <w:p>
            <w:r>
              <w:t>до «__» __________ 20__ г.</w:t>
            </w:r>
          </w:p>
        </w:tc>
      </w:tr>
    </w:tbl>
    <w:p>
      <w:pPr>
        <w:pStyle w:val="BodyText"/>
      </w:pPr>
      <w:r>
        <w:t>4.6. Минимальный абонемент - 4 занятия. Оплата вносится не позднее чем за 24 часа до первого занятия абонемента, если Стороны письменно не согласовали иной срок.</w:t>
      </w:r>
    </w:p>
    <w:p>
      <w:pPr>
        <w:pStyle w:val="BodyText"/>
      </w:pPr>
      <w:r>
        <w:t>4.7. Оплата производится переводом денежных средств по реквизитам Исполнителя или иным способом, согласованным Сторонами. После получения оплаты Исполнитель формирует чек самозанятого в приложении «Мой налог» и передает его Заказчику в электронном виде.</w:t>
      </w:r>
    </w:p>
    <w:p>
      <w:pPr>
        <w:pStyle w:val="BodyText"/>
      </w:pPr>
      <w:r>
        <w:t>4.8. При опоздании обучающегося занятие не продлевается и завершается в установленное время. Опоздание более чем на 30 минут без предварительного уведомления приравнивается к неявке; занятие считается оказанным и оплачивается в полном объеме.</w:t>
      </w:r>
    </w:p>
    <w:p>
      <w:pPr>
        <w:pStyle w:val="BodyText"/>
      </w:pPr>
      <w:r>
        <w:t>4.9. Если Заказчик отменяет занятие менее чем за 12 часов до начала, занятие считается оказанным и подлежит оплате в полном объеме, если Стороны письменно не согласовали перенос.</w:t>
      </w:r>
    </w:p>
    <w:p>
      <w:pPr>
        <w:pStyle w:val="BodyText"/>
      </w:pPr>
      <w:r>
        <w:t>4.10. При уважительных причинах, включая болезнь или обстоятельства непреодолимой силы, и уведомлении не позднее чем за 12 часов до начала занятия, занятие переносится на другое согласованное Сторонами время. Если перенос объективно невозможен, Стороны отдельно согласуют порядок зачета или возврата стоимости неоказанного занятия.</w:t>
      </w:r>
    </w:p>
    <w:p>
      <w:pPr>
        <w:pStyle w:val="BodyText"/>
      </w:pPr>
      <w:r>
        <w:t>4.11. Если занятие отменяется по инициативе Исполнителя, оно переносится на согласованное Сторонами время либо Заказчику возвращается стоимость отмененного занятия. Возврат осуществляется не позднее 3 рабочих дней с момента согласования возврата.</w:t>
      </w:r>
    </w:p>
    <w:p>
      <w:pPr>
        <w:pStyle w:val="Heading1"/>
      </w:pPr>
      <w:r>
        <w:t>5. Технические обстоятельства</w:t>
      </w:r>
    </w:p>
    <w:p>
      <w:pPr>
        <w:pStyle w:val="BodyText"/>
      </w:pPr>
      <w:r>
        <w:t>5.1. При дистанционном формате Заказчик обеспечивает техническую возможность участия обучающегося: интернет-соединение, устройство, звук, камеру при необходимости и доступ к согласованной платформе.</w:t>
      </w:r>
    </w:p>
    <w:p>
      <w:pPr>
        <w:pStyle w:val="BodyText"/>
      </w:pPr>
      <w:r>
        <w:t>5.2. Если технический сбой на стороне Заказчика делает проведение занятия невозможным, такое занятие может быть перенесено только по согласованию Сторон. Технические проблемы на стороне Заказчика сами по себе не продлевают занятие и не являются автоматическим основанием для возврата.</w:t>
      </w:r>
    </w:p>
    <w:p>
      <w:pPr>
        <w:pStyle w:val="BodyText"/>
      </w:pPr>
      <w:r>
        <w:t>5.3. Если занятие невозможно провести из-за технического сбоя на стороне Исполнителя или используемой Исполнителем платформы, занятие переносится на другое согласованное время либо стоимость занятия возвращается Заказчику.</w:t>
      </w:r>
    </w:p>
    <w:p>
      <w:pPr>
        <w:pStyle w:val="Heading1"/>
      </w:pPr>
      <w:r>
        <w:t>6. Материалы, авторские права и персональные данные</w:t>
      </w:r>
    </w:p>
    <w:p>
      <w:pPr>
        <w:pStyle w:val="BodyText"/>
      </w:pPr>
      <w:r>
        <w:t>6.1. Материалы, задания и методические рекомендации предоставляются только для личного обучения обучающегося. Их нельзя публиковать, передавать третьим лицам, размещать в открытом доступе, продавать или выдавать за собственные материалы без письменного согласия Исполнителя.</w:t>
      </w:r>
    </w:p>
    <w:p>
      <w:pPr>
        <w:pStyle w:val="BodyText"/>
      </w:pPr>
      <w:r>
        <w:t>6.2. Информация Заказчика и обучающегося используется только для организации обучения, диагностики, отчетов, материалов, расписания, оплаты и связи по занятиям. Отдельные согласия на обработку персональных данных для взрослых обучающихся и несовершеннолетних оформляются отдельно.</w:t>
      </w:r>
    </w:p>
    <w:p>
      <w:pPr>
        <w:pStyle w:val="Heading1"/>
      </w:pPr>
      <w:r>
        <w:t>7. Ответственность сторон и результат</w:t>
      </w:r>
    </w:p>
    <w:p>
      <w:pPr>
        <w:pStyle w:val="BodyText"/>
      </w:pPr>
      <w:r>
        <w:t>7.1. Стороны несут ответственность за неисполнение или ненадлежащее исполнение обязательств по настоящему договору в соответствии с законодательством Российской Федерации.</w:t>
      </w:r>
    </w:p>
    <w:p>
      <w:pPr>
        <w:pStyle w:val="BodyText"/>
      </w:pPr>
      <w:r>
        <w:t>7.2. Исполнитель отвечает за добросовестное оказание услуг, учебный маршрут, материалы, объяснение, обратную связь и рабочую организацию процесса. При этом Исполнитель не гарантирует получение конкретного балла, оценки, уровня владения языком, поступления или иного результата, поскольку результат зависит в том числе от регулярности занятий, выполнения заданий, стартового уровня и самостоятельной работы обучающегося.</w:t>
      </w:r>
    </w:p>
    <w:p>
      <w:pPr>
        <w:pStyle w:val="Heading1"/>
      </w:pPr>
      <w:r>
        <w:t>8. Срок действия, расторжение и возврат</w:t>
      </w:r>
    </w:p>
    <w:p>
      <w:pPr>
        <w:pStyle w:val="BodyText"/>
      </w:pPr>
      <w:r>
        <w:t>8.1. Настоящий договор вступает в силу с момента подписания Сторонами и действует до полного исполнения обязательств.</w:t>
      </w:r>
    </w:p>
    <w:p>
      <w:pPr>
        <w:pStyle w:val="BodyText"/>
      </w:pPr>
      <w:r>
        <w:t>8.2. Заказчик вправе расторгнуть договор, уведомив Исполнителя не менее чем за 7 календарных дней до предполагаемой даты расторжения. Неиспользованный остаток предоплаты возвращается Заказчику за вычетом стоимости фактически оказанных занятий.</w:t>
      </w:r>
    </w:p>
    <w:p>
      <w:pPr>
        <w:pStyle w:val="BodyText"/>
      </w:pPr>
      <w:r>
        <w:t>8.3. Исполнитель вправе расторгнуть договор в одностороннем порядке при систематическом нарушении Заказчиком условий оплаты или посещаемости. В этом случае неиспользованный остаток предоплаты возвращается Заказчику за вычетом стоимости фактически оказанных занятий.</w:t>
      </w:r>
    </w:p>
    <w:p>
      <w:pPr>
        <w:pStyle w:val="BodyText"/>
      </w:pPr>
      <w:r>
        <w:t>8.4. Возврат денежных средств осуществляется не позднее 3 рабочих дней с даты согласования возврата или прекращения действия договора. При возврате Исполнитель корректирует или аннулирует чек самозанятого в порядке, предусмотренном приложением «Мой налог».</w:t>
      </w:r>
    </w:p>
    <w:p>
      <w:pPr>
        <w:pStyle w:val="Heading1"/>
      </w:pPr>
      <w:r>
        <w:t>9. Коммуникация и порядок решения вопросов</w:t>
      </w:r>
    </w:p>
    <w:p>
      <w:pPr>
        <w:pStyle w:val="BodyText"/>
      </w:pPr>
      <w:r>
        <w:t>9.1. Рабочие уведомления по настоящему договору могут направляться через Telegram, WhatsApp, электронную почту или иные согласованные Сторонами каналы связи. Сообщение считается полученным, если оно направлено в согласованный канал связи.</w:t>
      </w:r>
    </w:p>
    <w:p>
      <w:pPr>
        <w:pStyle w:val="BodyText"/>
      </w:pPr>
      <w:r>
        <w:t xml:space="preserve">9.2. Претензии и существенные вопросы по договору направляются в письменной форме на электронную почту или в иной согласованный канал связи. Стороны стремятся урегулировать спор путем переговоров.</w:t>
      </w:r>
      <w:ins w:id="108" w:author="Claude" w:date="2026-05-02T00:00:00Z">
        <w:r>
          <w:t xml:space="preserve"> Срок рассмотрения претензии — 10 (десять) рабочих дней с момента её получения.</w:t>
        </w:r>
      </w:ins>
    </w:p>
    <w:p>
      <w:pPr>
        <w:pStyle w:val="BodyText"/>
      </w:pPr>
      <w:ins w:id="110" w:author="Claude" w:date="2026-05-02T00:00:00Z">
        <w:r>
          <w:t>9.3. Споры, не урегулированные в претензионном порядке, разрешаются в суде по месту нахождения Исполнителя в соответствии с законодательством Российской Федерации.</w:t>
        </w:r>
      </w:ins>
    </w:p>
    <w:p>
      <w:pPr>
        <w:pStyle w:val="Heading1"/>
      </w:pPr>
      <w:r>
        <w:t>10. Реквизиты и подписи сторон</w:t>
      </w:r>
    </w:p>
    <w:tbl>
      <w:tblPr>
        <w:tblStyle w:val="TableGrid"/>
        <w:tblW w:type="auto" w:w="0"/>
        <w:tblLook w:firstColumn="1" w:firstRow="1" w:lastColumn="0" w:lastRow="0" w:noHBand="0" w:noVBand="1" w:val="04A0"/>
      </w:tblPr>
      <w:tblGrid>
        <w:gridCol w:w="5043"/>
        <w:gridCol w:w="5043"/>
      </w:tblGrid>
      <w:tr>
        <w:trPr>
          <w:tblHeader w:val="true"/>
        </w:trPr>
        <w:tc>
          <w:tcPr>
            <w:tcW w:type="dxa" w:w="5043"/>
            <w:shd w:fill="EAF2F8"/>
          </w:tcPr>
          <w:p>
            <w:r>
              <w:rPr>
                <w:b/>
              </w:rPr>
              <w:t>Поле</w:t>
            </w:r>
          </w:p>
        </w:tc>
        <w:tc>
          <w:tcPr>
            <w:tcW w:type="dxa" w:w="5043"/>
            <w:shd w:fill="EAF2F8"/>
          </w:tcPr>
          <w:p>
            <w:r>
              <w:rPr>
                <w:b/>
              </w:rPr>
              <w:t>Значение</w:t>
            </w:r>
          </w:p>
        </w:tc>
      </w:tr>
      <w:tr>
        <w:tc>
          <w:tcPr>
            <w:tcW w:type="dxa" w:w="5043"/>
            <w:tcW w:w="2600" w:type="dxa"/>
          </w:tcPr>
          <w:p>
            <w:r>
              <w:t>Исполнитель</w:t>
            </w:r>
          </w:p>
        </w:tc>
        <w:tc>
          <w:tcPr>
            <w:tcW w:type="dxa" w:w="5043"/>
            <w:tcW w:w="6500" w:type="dxa"/>
          </w:tcPr>
          <w:p>
            <w:r>
              <w:t>Бурцева Мария Витальевна</w:t>
            </w:r>
          </w:p>
        </w:tc>
      </w:tr>
      <w:tr>
        <w:tc>
          <w:tcPr>
            <w:tcW w:type="dxa" w:w="5043"/>
            <w:tcW w:w="2600" w:type="dxa"/>
          </w:tcPr>
          <w:p>
            <w:r>
              <w:t>Статус</w:t>
            </w:r>
          </w:p>
        </w:tc>
        <w:tc>
          <w:tcPr>
            <w:tcW w:type="dxa" w:w="5043"/>
            <w:tcW w:w="6500" w:type="dxa"/>
          </w:tcPr>
          <w:p>
            <w:r>
              <w:t>Самозанятая, специальный налоговый режим «Налог на профессиональный доход»</w:t>
            </w:r>
          </w:p>
        </w:tc>
      </w:tr>
      <w:tr>
        <w:tc>
          <w:tcPr>
            <w:tcW w:type="dxa" w:w="5043"/>
            <w:tcW w:w="2600" w:type="dxa"/>
          </w:tcPr>
          <w:p>
            <w:r>
              <w:t>ИНН</w:t>
            </w:r>
          </w:p>
        </w:tc>
        <w:tc>
          <w:tcPr>
            <w:tcW w:type="dxa" w:w="5043"/>
            <w:tcW w:w="6500" w:type="dxa"/>
          </w:tcPr>
          <w:p>
            <w:r>
              <w:t>771771016209</w:t>
            </w:r>
          </w:p>
        </w:tc>
      </w:tr>
      <w:tr>
        <w:tc>
          <w:tcPr>
            <w:tcW w:type="dxa" w:w="5043"/>
            <w:tcW w:w="2600" w:type="dxa"/>
          </w:tcPr>
          <w:p>
            <w:r>
              <w:t>Паспорт</w:t>
            </w:r>
          </w:p>
        </w:tc>
        <w:tc>
          <w:tcPr>
            <w:tcW w:type="dxa" w:w="5043"/>
            <w:tcW w:w="6500" w:type="dxa"/>
          </w:tcPr>
          <w:p>
            <w:r>
              <w:t>серия 4523 № 024700, выдан Отделением УФМС России по г. Москве по району Алексеевский, код подразделения 770-073, дата выдачи 29.08.2022</w:t>
            </w:r>
          </w:p>
        </w:tc>
      </w:tr>
      <w:tr>
        <w:tc>
          <w:tcPr>
            <w:tcW w:type="dxa" w:w="5043"/>
            <w:tcW w:w="2600" w:type="dxa"/>
          </w:tcPr>
          <w:p>
            <w:r>
              <w:t>Телефон / мессенджеры</w:t>
            </w:r>
          </w:p>
        </w:tc>
        <w:tc>
          <w:tcPr>
            <w:tcW w:type="dxa" w:w="5043"/>
            <w:tcW w:w="6500" w:type="dxa"/>
          </w:tcPr>
          <w:p>
            <w:r>
              <w:t>+7 (916) 510-17-92, Telegram, WhatsApp</w:t>
            </w:r>
          </w:p>
        </w:tc>
      </w:tr>
      <w:tr>
        <w:tc>
          <w:tcPr>
            <w:tcW w:type="dxa" w:w="5043"/>
            <w:tcW w:w="2600" w:type="dxa"/>
          </w:tcPr>
          <w:p>
            <w:r>
              <w:t>E-mail</w:t>
            </w:r>
          </w:p>
        </w:tc>
        <w:tc>
          <w:tcPr>
            <w:tcW w:type="dxa" w:w="5043"/>
            <w:tcW w:w="6500" w:type="dxa"/>
          </w:tcPr>
          <w:p>
            <w:r>
              <w:t>whitenois@mail.ru</w:t>
            </w:r>
          </w:p>
        </w:tc>
      </w:tr>
      <w:tr>
        <w:tc>
          <w:tcPr>
            <w:tcW w:type="dxa" w:w="5043"/>
            <w:tcW w:w="2600" w:type="dxa"/>
          </w:tcPr>
          <w:p>
            <w:r>
              <w:t>Заказчик</w:t>
            </w:r>
          </w:p>
        </w:tc>
        <w:tc>
          <w:tcPr>
            <w:tcW w:type="dxa" w:w="5043"/>
            <w:tcW w:w="6500" w:type="dxa"/>
          </w:tcPr>
          <w:p>
            <w:r>
              <w:t>ФИО: ______________________________________________</w:t>
            </w:r>
          </w:p>
        </w:tc>
      </w:tr>
      <w:tr>
        <w:tc>
          <w:tcPr>
            <w:tcW w:type="dxa" w:w="5043"/>
            <w:tcW w:w="2600" w:type="dxa"/>
          </w:tcPr>
          <w:p>
            <w:r>
              <w:t>Паспорт</w:t>
            </w:r>
          </w:p>
        </w:tc>
        <w:tc>
          <w:tcPr>
            <w:tcW w:type="dxa" w:w="5043"/>
            <w:tcW w:w="6500" w:type="dxa"/>
          </w:tcPr>
          <w:p>
            <w:r>
              <w:t>серия ______ № ______, выдан ________________________, дата выдачи «__» ________ 20__ г., код подразделения _________</w:t>
            </w:r>
          </w:p>
        </w:tc>
      </w:tr>
      <w:tr>
        <w:tc>
          <w:tcPr>
            <w:tcW w:type="dxa" w:w="5043"/>
            <w:tcW w:w="2600" w:type="dxa"/>
          </w:tcPr>
          <w:p>
            <w:r>
              <w:t>Телефон / e-mail</w:t>
            </w:r>
          </w:p>
        </w:tc>
        <w:tc>
          <w:tcPr>
            <w:tcW w:type="dxa" w:w="5043"/>
            <w:tcW w:w="6500" w:type="dxa"/>
          </w:tcPr>
          <w:p>
            <w:r>
              <w:t>______________________________________________</w:t>
            </w:r>
          </w:p>
        </w:tc>
      </w:tr>
    </w:tbl>
    <w:p/>
    <w:tbl>
      <w:tblPr>
        <w:tblStyle w:val="TableGrid"/>
        <w:tblW w:type="auto" w:w="0"/>
        <w:tblLook w:firstColumn="1" w:firstRow="1" w:lastColumn="0" w:lastRow="0" w:noHBand="0" w:noVBand="1" w:val="04A0"/>
      </w:tblPr>
      <w:tblGrid>
        <w:gridCol w:w="5043"/>
        <w:gridCol w:w="5043"/>
      </w:tblGrid>
      <w:tr>
        <w:tc>
          <w:tcPr>
            <w:tcW w:type="dxa" w:w="5043"/>
          </w:tcPr>
          <w:p>
            <w:r>
              <w:t>Исполнитель</w:t>
            </w:r>
          </w:p>
        </w:tc>
        <w:tc>
          <w:tcPr>
            <w:tcW w:type="dxa" w:w="5043"/>
          </w:tcPr>
          <w:p>
            <w:r>
              <w:t>Заказчик</w:t>
            </w:r>
          </w:p>
        </w:tc>
      </w:tr>
      <w:tr>
        <w:tc>
          <w:tcPr>
            <w:tcW w:type="dxa" w:w="5043"/>
          </w:tcPr>
          <w:p>
            <w:r>
              <w:t>________________ / Бурцева М.В.</w:t>
            </w:r>
          </w:p>
        </w:tc>
        <w:tc>
          <w:tcPr>
            <w:tcW w:type="dxa" w:w="5043"/>
          </w:tcPr>
          <w:p>
            <w:r>
              <w:t>________________ / __________________</w:t>
            </w:r>
          </w:p>
        </w:tc>
      </w:tr>
    </w:tbl>
    <w:sectPr w:rsidR="00FC693F" w:rsidRPr="0006063C" w:rsidSect="00034616">
      <w:pgSz w:w="12240" w:h="15840"/>
      <w:pgMar w:top="1020" w:right="1020"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Times New Roman" w:hAnsi="Times New Roman"/>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